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0CE13" w14:textId="77777777"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14:paraId="29DE82E6"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 xml:space="preserve">Hive is a data warehouse system which is used to </w:t>
      </w:r>
      <w:proofErr w:type="spellStart"/>
      <w:r w:rsidRPr="00F57BC9">
        <w:rPr>
          <w:rFonts w:ascii="Times New Roman" w:eastAsia="Times New Roman" w:hAnsi="Times New Roman" w:cs="Times New Roman"/>
          <w:sz w:val="28"/>
          <w:szCs w:val="32"/>
        </w:rPr>
        <w:t>analyse</w:t>
      </w:r>
      <w:proofErr w:type="spellEnd"/>
      <w:r w:rsidRPr="00F57BC9">
        <w:rPr>
          <w:rFonts w:ascii="Times New Roman" w:eastAsia="Times New Roman" w:hAnsi="Times New Roman" w:cs="Times New Roman"/>
          <w:sz w:val="28"/>
          <w:szCs w:val="32"/>
        </w:rPr>
        <w:t xml:space="preserve"> structured data. It is built on the top of Hadoop. It was developed by Facebook.</w:t>
      </w:r>
    </w:p>
    <w:p w14:paraId="58507CC8"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14:paraId="22CFEC95"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14:paraId="1DB3E77F" w14:textId="77777777"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14:paraId="19C4C509" w14:textId="77777777"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Steps: Querying, Sorting, Aggregating data using HiveQL</w:t>
      </w:r>
    </w:p>
    <w:p w14:paraId="2CC7B23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 Cloudera.</w:t>
      </w:r>
    </w:p>
    <w:p w14:paraId="040C36C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7AC80E2" wp14:editId="7FD91086">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639D56FD" w14:textId="77777777" w:rsidR="00DC139C" w:rsidRPr="00F57BC9" w:rsidRDefault="00DC139C">
      <w:pPr>
        <w:spacing w:before="240" w:after="240"/>
        <w:rPr>
          <w:rFonts w:ascii="Times New Roman" w:eastAsia="Times New Roman" w:hAnsi="Times New Roman" w:cs="Times New Roman"/>
          <w:sz w:val="24"/>
          <w:szCs w:val="28"/>
        </w:rPr>
      </w:pPr>
    </w:p>
    <w:p w14:paraId="261F0FB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2.Open the terminal,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use hive command to enter the hive shell prompt and in hive shell we could execute all of the hive commands.</w:t>
      </w:r>
    </w:p>
    <w:p w14:paraId="10A99C5F" w14:textId="77777777" w:rsidR="00DC139C" w:rsidRPr="00F57BC9" w:rsidRDefault="00DC139C">
      <w:pPr>
        <w:spacing w:before="240" w:after="240"/>
        <w:rPr>
          <w:rFonts w:ascii="Times New Roman" w:eastAsia="Times New Roman" w:hAnsi="Times New Roman" w:cs="Times New Roman"/>
          <w:sz w:val="24"/>
          <w:szCs w:val="28"/>
        </w:rPr>
      </w:pPr>
    </w:p>
    <w:p w14:paraId="55E09C4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55BEE3F" wp14:editId="72CFD39B">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24D88A1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235771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7826305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14:paraId="6C19D0B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14:paraId="356935EE" w14:textId="77777777" w:rsidR="00DC139C" w:rsidRPr="00F57BC9" w:rsidRDefault="00DC139C">
      <w:pPr>
        <w:spacing w:before="240" w:after="240"/>
        <w:rPr>
          <w:rFonts w:ascii="Times New Roman" w:eastAsia="Times New Roman" w:hAnsi="Times New Roman" w:cs="Times New Roman"/>
          <w:b/>
          <w:sz w:val="24"/>
          <w:szCs w:val="28"/>
        </w:rPr>
      </w:pPr>
    </w:p>
    <w:p w14:paraId="2046B48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9F5D0A7" wp14:editId="56526D82">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5388099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4E5A7D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96410B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14:paraId="2EE0EAE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drop database office cascade;</w:t>
      </w:r>
    </w:p>
    <w:p w14:paraId="05A09E4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DE3BA2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14:paraId="2469D0F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0A81BF2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3400213" wp14:editId="399C5151">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14:paraId="2E8E78C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14:paraId="2ABC6D0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14:paraId="19B0176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137EFDE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databases;</w:t>
      </w:r>
    </w:p>
    <w:p w14:paraId="09DE2EF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CE87607" wp14:editId="3D04D012">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14:paraId="2BBCF3E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AE6B36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F7D23E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7.Now we want to check whether we have any tables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or not. So first we will move to this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using below command,</w:t>
      </w:r>
    </w:p>
    <w:p w14:paraId="0ED7123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14:paraId="6BE26B6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83FE4D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have moved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Now we will check out which are the tables available using below command,</w:t>
      </w:r>
    </w:p>
    <w:p w14:paraId="763B582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5DB1017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14:paraId="6A93236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9C1FE1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w:t>
      </w:r>
    </w:p>
    <w:p w14:paraId="123D596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14:paraId="569B7BD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5EBB70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let’s move to this database using below command so now all the work we will do or perform it should be done within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w:t>
      </w:r>
    </w:p>
    <w:p w14:paraId="5ED8ACE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14:paraId="396D15D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7CAF2118" wp14:editId="65959EC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14:paraId="28EAEA3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727FA0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9. Now we will create a table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named as employee using below</w:t>
      </w:r>
    </w:p>
    <w:p w14:paraId="33B095C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186F7B1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create table </w:t>
      </w:r>
      <w:proofErr w:type="gramStart"/>
      <w:r w:rsidRPr="00F57BC9">
        <w:rPr>
          <w:rFonts w:ascii="Times New Roman" w:eastAsia="Times New Roman" w:hAnsi="Times New Roman" w:cs="Times New Roman"/>
          <w:b/>
          <w:sz w:val="24"/>
          <w:szCs w:val="28"/>
        </w:rPr>
        <w:t>employee(</w:t>
      </w:r>
      <w:proofErr w:type="gramEnd"/>
      <w:r w:rsidRPr="00F57BC9">
        <w:rPr>
          <w:rFonts w:ascii="Times New Roman" w:eastAsia="Times New Roman" w:hAnsi="Times New Roman" w:cs="Times New Roman"/>
          <w:b/>
          <w:sz w:val="24"/>
          <w:szCs w:val="28"/>
        </w:rPr>
        <w:t>ID int, name string, salary float, age int)</w:t>
      </w:r>
    </w:p>
    <w:p w14:paraId="07D2F6B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14:paraId="43502CB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75CF441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2B73EC44" w14:textId="77777777" w:rsidR="00DC139C" w:rsidRPr="00F57BC9" w:rsidRDefault="00DC139C">
      <w:pPr>
        <w:spacing w:before="240" w:after="240"/>
        <w:rPr>
          <w:rFonts w:ascii="Times New Roman" w:eastAsia="Times New Roman" w:hAnsi="Times New Roman" w:cs="Times New Roman"/>
          <w:b/>
          <w:sz w:val="24"/>
          <w:szCs w:val="28"/>
        </w:rPr>
      </w:pPr>
    </w:p>
    <w:p w14:paraId="193BB25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37F88139" wp14:editId="53822E24">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14:paraId="2234771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1C9608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5891D9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row format delimited </w:t>
      </w:r>
      <w:proofErr w:type="gramStart"/>
      <w:r w:rsidRPr="00F57BC9">
        <w:rPr>
          <w:rFonts w:ascii="Times New Roman" w:eastAsia="Times New Roman" w:hAnsi="Times New Roman" w:cs="Times New Roman"/>
          <w:sz w:val="24"/>
          <w:szCs w:val="28"/>
        </w:rPr>
        <w:t>means ,</w:t>
      </w:r>
      <w:proofErr w:type="gramEnd"/>
      <w:r w:rsidRPr="00F57BC9">
        <w:rPr>
          <w:rFonts w:ascii="Times New Roman" w:eastAsia="Times New Roman" w:hAnsi="Times New Roman" w:cs="Times New Roman"/>
          <w:sz w:val="24"/>
          <w:szCs w:val="28"/>
        </w:rPr>
        <w:t xml:space="preserve"> every record is present in one row </w:t>
      </w:r>
      <w:proofErr w:type="spellStart"/>
      <w:r w:rsidRPr="00F57BC9">
        <w:rPr>
          <w:rFonts w:ascii="Times New Roman" w:eastAsia="Times New Roman" w:hAnsi="Times New Roman" w:cs="Times New Roman"/>
          <w:sz w:val="24"/>
          <w:szCs w:val="28"/>
        </w:rPr>
        <w:t>andfields</w:t>
      </w:r>
      <w:proofErr w:type="spellEnd"/>
      <w:r w:rsidRPr="00F57BC9">
        <w:rPr>
          <w:rFonts w:ascii="Times New Roman" w:eastAsia="Times New Roman" w:hAnsi="Times New Roman" w:cs="Times New Roman"/>
          <w:sz w:val="24"/>
          <w:szCs w:val="28"/>
        </w:rPr>
        <w:t xml:space="preserve"> terminated by ‘,’ and fields are terminated by comma. So as soon as it </w:t>
      </w:r>
      <w:proofErr w:type="spellStart"/>
      <w:r w:rsidRPr="00F57BC9">
        <w:rPr>
          <w:rFonts w:ascii="Times New Roman" w:eastAsia="Times New Roman" w:hAnsi="Times New Roman" w:cs="Times New Roman"/>
          <w:sz w:val="24"/>
          <w:szCs w:val="28"/>
        </w:rPr>
        <w:t>encountersone</w:t>
      </w:r>
      <w:proofErr w:type="spellEnd"/>
      <w:r w:rsidRPr="00F57BC9">
        <w:rPr>
          <w:rFonts w:ascii="Times New Roman" w:eastAsia="Times New Roman" w:hAnsi="Times New Roman" w:cs="Times New Roman"/>
          <w:sz w:val="24"/>
          <w:szCs w:val="28"/>
        </w:rPr>
        <w:t xml:space="preserve"> comma so that means that one is the value of some field and after comma it </w:t>
      </w:r>
      <w:proofErr w:type="spellStart"/>
      <w:r w:rsidRPr="00F57BC9">
        <w:rPr>
          <w:rFonts w:ascii="Times New Roman" w:eastAsia="Times New Roman" w:hAnsi="Times New Roman" w:cs="Times New Roman"/>
          <w:sz w:val="24"/>
          <w:szCs w:val="28"/>
        </w:rPr>
        <w:t>isencountering</w:t>
      </w:r>
      <w:proofErr w:type="spell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so that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is the value of some another field. By default it is a “tab” character that means fields are separated by “tab”.</w:t>
      </w:r>
    </w:p>
    <w:p w14:paraId="68402D8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12046F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14:paraId="4E4EB21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w:t>
      </w:r>
    </w:p>
    <w:p w14:paraId="3C13FA9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14:paraId="658097E4" w14:textId="77777777" w:rsidR="00DC139C" w:rsidRPr="00F57BC9" w:rsidRDefault="00DC139C">
      <w:pPr>
        <w:spacing w:before="240" w:after="240"/>
        <w:rPr>
          <w:rFonts w:ascii="Times New Roman" w:eastAsia="Times New Roman" w:hAnsi="Times New Roman" w:cs="Times New Roman"/>
          <w:sz w:val="24"/>
          <w:szCs w:val="28"/>
        </w:rPr>
      </w:pPr>
    </w:p>
    <w:p w14:paraId="114FF26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430EB07" wp14:editId="23B53E1E">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14:paraId="4313147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E04D1C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11. By default the internal table would store in the warehouse directory of hive. Whereas the external tables are available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if we drop the internal table so then the table data and the metadata associated with that table will be deleted from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Whereas when we drop the external table then only the metadata associated with that table will be deleted whereas the table data will be untouched by hive as it would be residing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it would be outside the warehouse directory of the hive.</w:t>
      </w:r>
    </w:p>
    <w:p w14:paraId="29F184A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So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check how the table which we will be created is internal table or external table using below command,</w:t>
      </w:r>
    </w:p>
    <w:p w14:paraId="317A088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14:paraId="31A6F0E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14:paraId="6C75768F" w14:textId="77777777" w:rsidR="00DC139C" w:rsidRPr="00F57BC9" w:rsidRDefault="00DC139C">
      <w:pPr>
        <w:spacing w:before="240" w:after="240"/>
        <w:rPr>
          <w:rFonts w:ascii="Times New Roman" w:eastAsia="Times New Roman" w:hAnsi="Times New Roman" w:cs="Times New Roman"/>
          <w:b/>
          <w:sz w:val="24"/>
          <w:szCs w:val="28"/>
        </w:rPr>
      </w:pPr>
    </w:p>
    <w:p w14:paraId="71522A3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B1CBED1" wp14:editId="18D1416D">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14:paraId="782A209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33081D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6F1F83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By default hive </w:t>
      </w:r>
      <w:proofErr w:type="spellStart"/>
      <w:r w:rsidRPr="00F57BC9">
        <w:rPr>
          <w:rFonts w:ascii="Times New Roman" w:eastAsia="Times New Roman" w:hAnsi="Times New Roman" w:cs="Times New Roman"/>
          <w:b/>
          <w:sz w:val="24"/>
          <w:szCs w:val="28"/>
        </w:rPr>
        <w:t>createsInternal</w:t>
      </w:r>
      <w:proofErr w:type="spellEnd"/>
      <w:r w:rsidRPr="00F57BC9">
        <w:rPr>
          <w:rFonts w:ascii="Times New Roman" w:eastAsia="Times New Roman" w:hAnsi="Times New Roman" w:cs="Times New Roman"/>
          <w:b/>
          <w:sz w:val="24"/>
          <w:szCs w:val="28"/>
        </w:rPr>
        <w:t xml:space="preserve"> table or Managed Table.</w:t>
      </w:r>
    </w:p>
    <w:p w14:paraId="3BCCFB8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1DB346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14:paraId="117627A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external table emloyee2 (ID int, name string, salary float, age int)</w:t>
      </w:r>
    </w:p>
    <w:p w14:paraId="7CDB785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row format delimited</w:t>
      </w:r>
    </w:p>
    <w:p w14:paraId="0AA4C9E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6EE22ED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w:t>
      </w:r>
      <w:proofErr w:type="spellStart"/>
      <w:r w:rsidRPr="00F57BC9">
        <w:rPr>
          <w:rFonts w:ascii="Times New Roman" w:eastAsia="Arial Unicode MS" w:hAnsi="Times New Roman" w:cs="Times New Roman"/>
          <w:b/>
          <w:sz w:val="24"/>
          <w:szCs w:val="28"/>
        </w:rPr>
        <w:t>textfile</w:t>
      </w:r>
      <w:proofErr w:type="spellEnd"/>
      <w:r w:rsidRPr="00F57BC9">
        <w:rPr>
          <w:rFonts w:ascii="Times New Roman" w:eastAsia="Arial Unicode MS" w:hAnsi="Times New Roman" w:cs="Times New Roman"/>
          <w:b/>
          <w:sz w:val="24"/>
          <w:szCs w:val="28"/>
        </w:rPr>
        <w:t>;</w:t>
      </w:r>
    </w:p>
    <w:p w14:paraId="762B76A5" w14:textId="77777777" w:rsidR="00DC139C" w:rsidRPr="00F57BC9" w:rsidRDefault="00DC139C">
      <w:pPr>
        <w:spacing w:before="240" w:after="240"/>
        <w:rPr>
          <w:rFonts w:ascii="Times New Roman" w:eastAsia="Times New Roman" w:hAnsi="Times New Roman" w:cs="Times New Roman"/>
          <w:b/>
          <w:sz w:val="24"/>
          <w:szCs w:val="28"/>
        </w:rPr>
      </w:pPr>
    </w:p>
    <w:p w14:paraId="7C738D0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EC7C2D9" wp14:editId="408AC6EA">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14:paraId="77F7285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FD2FB0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BF6082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14:paraId="68A37F4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employee2;</w:t>
      </w:r>
    </w:p>
    <w:p w14:paraId="6355DE91" w14:textId="77777777" w:rsidR="00DC139C" w:rsidRPr="00F57BC9" w:rsidRDefault="00DC139C">
      <w:pPr>
        <w:spacing w:before="240" w:after="240"/>
        <w:rPr>
          <w:rFonts w:ascii="Times New Roman" w:eastAsia="Times New Roman" w:hAnsi="Times New Roman" w:cs="Times New Roman"/>
          <w:b/>
          <w:sz w:val="24"/>
          <w:szCs w:val="28"/>
        </w:rPr>
      </w:pPr>
    </w:p>
    <w:p w14:paraId="7048477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6FDCECF" wp14:editId="71F39FD5">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14:paraId="1FEAF54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3CF81A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AAE932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14:paraId="364F253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external table emloyee3 (ID int, name string, salary float, age int)</w:t>
      </w:r>
    </w:p>
    <w:p w14:paraId="1552983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1CA6B13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fields terminated by ‘,’</w:t>
      </w:r>
    </w:p>
    <w:p w14:paraId="41E9D4D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location '/user/</w:t>
      </w:r>
      <w:proofErr w:type="spellStart"/>
      <w:r w:rsidRPr="00F57BC9">
        <w:rPr>
          <w:rFonts w:ascii="Times New Roman" w:eastAsia="Arial Unicode MS" w:hAnsi="Times New Roman" w:cs="Times New Roman"/>
          <w:b/>
          <w:sz w:val="24"/>
          <w:szCs w:val="28"/>
        </w:rPr>
        <w:t>cloudera</w:t>
      </w:r>
      <w:proofErr w:type="spellEnd"/>
      <w:r w:rsidRPr="00F57BC9">
        <w:rPr>
          <w:rFonts w:ascii="Times New Roman" w:eastAsia="Arial Unicode MS" w:hAnsi="Times New Roman" w:cs="Times New Roman"/>
          <w:b/>
          <w:sz w:val="24"/>
          <w:szCs w:val="28"/>
        </w:rPr>
        <w:t>/</w:t>
      </w:r>
      <w:proofErr w:type="spellStart"/>
      <w:r w:rsidRPr="00F57BC9">
        <w:rPr>
          <w:rFonts w:ascii="Times New Roman" w:eastAsia="Arial Unicode MS" w:hAnsi="Times New Roman" w:cs="Times New Roman"/>
          <w:b/>
          <w:sz w:val="24"/>
          <w:szCs w:val="28"/>
        </w:rPr>
        <w:t>vj</w:t>
      </w:r>
      <w:proofErr w:type="spellEnd"/>
      <w:r w:rsidRPr="00F57BC9">
        <w:rPr>
          <w:rFonts w:ascii="Times New Roman" w:eastAsia="Arial Unicode MS" w:hAnsi="Times New Roman" w:cs="Times New Roman"/>
          <w:b/>
          <w:sz w:val="24"/>
          <w:szCs w:val="28"/>
        </w:rPr>
        <w:t>';</w:t>
      </w:r>
    </w:p>
    <w:p w14:paraId="4296FC9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directory inside the /user/</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 xml:space="preserve"> and then inside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the employee3 table get stored.</w:t>
      </w:r>
    </w:p>
    <w:p w14:paraId="3566224D" w14:textId="77777777" w:rsidR="00DC139C" w:rsidRPr="00F57BC9" w:rsidRDefault="00DC139C">
      <w:pPr>
        <w:spacing w:before="240" w:after="240"/>
        <w:rPr>
          <w:rFonts w:ascii="Times New Roman" w:eastAsia="Times New Roman" w:hAnsi="Times New Roman" w:cs="Times New Roman"/>
          <w:sz w:val="24"/>
          <w:szCs w:val="28"/>
        </w:rPr>
      </w:pPr>
    </w:p>
    <w:p w14:paraId="2A3EA2D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2A4796E8" wp14:editId="177504BF">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14:paraId="3FF9D4C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6E653C8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CD0A7A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14:paraId="2BBD18A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14:paraId="1068584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F43CB48" wp14:editId="66DA7653">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14:paraId="0E0E59F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79DC32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A547D0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64CF81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14:paraId="01D66AF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19D1584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65FA4104" wp14:editId="4C9D21C0">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14:paraId="0F343C2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1F4F3B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D36B93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14:paraId="076CC8A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using below command,</w:t>
      </w:r>
    </w:p>
    <w:p w14:paraId="735B702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324A0C9" wp14:editId="6F391748">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14:paraId="15EBA50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C26AB0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27BE8D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6A0238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or not using below command,</w:t>
      </w:r>
    </w:p>
    <w:p w14:paraId="6880887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tables;</w:t>
      </w:r>
    </w:p>
    <w:p w14:paraId="2600894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C3F244E" wp14:editId="1D60CDFB">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14:paraId="7D9E9A1D" w14:textId="77777777" w:rsidR="00DC139C" w:rsidRPr="00F57BC9" w:rsidRDefault="00DC139C">
      <w:pPr>
        <w:spacing w:before="240" w:after="240"/>
        <w:rPr>
          <w:rFonts w:ascii="Times New Roman" w:eastAsia="Times New Roman" w:hAnsi="Times New Roman" w:cs="Times New Roman"/>
          <w:b/>
          <w:sz w:val="24"/>
          <w:szCs w:val="28"/>
        </w:rPr>
      </w:pPr>
    </w:p>
    <w:p w14:paraId="488B556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457340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 xml:space="preserve">in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using below command</w:t>
      </w:r>
      <w:r w:rsidRPr="00F57BC9">
        <w:rPr>
          <w:rFonts w:ascii="Times New Roman" w:eastAsia="Times New Roman" w:hAnsi="Times New Roman" w:cs="Times New Roman"/>
          <w:b/>
          <w:sz w:val="24"/>
          <w:szCs w:val="28"/>
        </w:rPr>
        <w:t>,</w:t>
      </w:r>
    </w:p>
    <w:p w14:paraId="4074609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14:paraId="4BAB3FF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add columns (surname string);</w:t>
      </w:r>
    </w:p>
    <w:p w14:paraId="03C2249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14:paraId="4A02E610" w14:textId="77777777" w:rsidR="00DC139C" w:rsidRPr="00F57BC9" w:rsidRDefault="00DC139C">
      <w:pPr>
        <w:spacing w:before="240" w:after="240"/>
        <w:rPr>
          <w:rFonts w:ascii="Times New Roman" w:eastAsia="Times New Roman" w:hAnsi="Times New Roman" w:cs="Times New Roman"/>
          <w:b/>
          <w:sz w:val="24"/>
          <w:szCs w:val="28"/>
        </w:rPr>
      </w:pPr>
    </w:p>
    <w:p w14:paraId="6C40BD8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5CAE396" wp14:editId="7389BD51">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0AB44D2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200619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3AC3C2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23.Now we will change field name of the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to </w:t>
      </w:r>
      <w:proofErr w:type="spellStart"/>
      <w:r w:rsidRPr="00F57BC9">
        <w:rPr>
          <w:rFonts w:ascii="Times New Roman" w:eastAsia="Times New Roman" w:hAnsi="Times New Roman" w:cs="Times New Roman"/>
          <w:sz w:val="24"/>
          <w:szCs w:val="28"/>
        </w:rPr>
        <w:t>first_name</w:t>
      </w:r>
      <w:proofErr w:type="spellEnd"/>
      <w:r w:rsidRPr="00F57BC9">
        <w:rPr>
          <w:rFonts w:ascii="Times New Roman" w:eastAsia="Times New Roman" w:hAnsi="Times New Roman" w:cs="Times New Roman"/>
          <w:sz w:val="24"/>
          <w:szCs w:val="28"/>
        </w:rPr>
        <w:t xml:space="preserve"> using alter command,</w:t>
      </w:r>
    </w:p>
    <w:p w14:paraId="218BEE9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change name </w:t>
      </w:r>
      <w:proofErr w:type="spellStart"/>
      <w:r w:rsidRPr="00F57BC9">
        <w:rPr>
          <w:rFonts w:ascii="Times New Roman" w:eastAsia="Times New Roman" w:hAnsi="Times New Roman" w:cs="Times New Roman"/>
          <w:b/>
          <w:sz w:val="24"/>
          <w:szCs w:val="28"/>
        </w:rPr>
        <w:t>first_name</w:t>
      </w:r>
      <w:proofErr w:type="spellEnd"/>
      <w:r w:rsidRPr="00F57BC9">
        <w:rPr>
          <w:rFonts w:ascii="Times New Roman" w:eastAsia="Times New Roman" w:hAnsi="Times New Roman" w:cs="Times New Roman"/>
          <w:b/>
          <w:sz w:val="24"/>
          <w:szCs w:val="28"/>
        </w:rPr>
        <w:t xml:space="preserve"> string;</w:t>
      </w:r>
    </w:p>
    <w:p w14:paraId="104D1BE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14:paraId="793543B6" w14:textId="77777777" w:rsidR="00DC139C" w:rsidRPr="00F57BC9" w:rsidRDefault="00DC139C">
      <w:pPr>
        <w:spacing w:before="240" w:after="240"/>
        <w:rPr>
          <w:rFonts w:ascii="Times New Roman" w:eastAsia="Times New Roman" w:hAnsi="Times New Roman" w:cs="Times New Roman"/>
          <w:b/>
          <w:sz w:val="24"/>
          <w:szCs w:val="28"/>
        </w:rPr>
      </w:pPr>
    </w:p>
    <w:p w14:paraId="0B739D8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0630C5BD" wp14:editId="181E9A23">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14:paraId="6D6FC43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3C799A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14:paraId="4B5F22B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csv file. Now open the new </w:t>
      </w:r>
      <w:proofErr w:type="gramStart"/>
      <w:r w:rsidRPr="00F57BC9">
        <w:rPr>
          <w:rFonts w:ascii="Times New Roman" w:eastAsia="Times New Roman" w:hAnsi="Times New Roman" w:cs="Times New Roman"/>
          <w:sz w:val="24"/>
          <w:szCs w:val="28"/>
        </w:rPr>
        <w:t>terminal ,</w:t>
      </w:r>
      <w:proofErr w:type="gramEnd"/>
      <w:ins w:id="0" w:author="27_Poonam Bisht" w:date="2022-04-20T17:41:00Z">
        <w:r w:rsidRPr="00F57BC9">
          <w:rPr>
            <w:rFonts w:ascii="Times New Roman" w:eastAsia="Times New Roman" w:hAnsi="Times New Roman" w:cs="Times New Roman"/>
            <w:sz w:val="24"/>
            <w:szCs w:val="28"/>
          </w:rPr>
          <w:t xml:space="preserve"> </w:t>
        </w:r>
      </w:ins>
    </w:p>
    <w:p w14:paraId="1BC4A2F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 ls command list out all the directories --&gt; change the directory to document directory --&gt;</w:t>
      </w:r>
    </w:p>
    <w:p w14:paraId="61ACFD0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 ls command to list all the files present inside the document folder or directory</w:t>
      </w:r>
    </w:p>
    <w:p w14:paraId="4473D5D3" w14:textId="77777777" w:rsidR="00DC139C" w:rsidRPr="00F57BC9" w:rsidRDefault="00DC139C">
      <w:pPr>
        <w:spacing w:before="240" w:after="240"/>
        <w:rPr>
          <w:rFonts w:ascii="Times New Roman" w:eastAsia="Times New Roman" w:hAnsi="Times New Roman" w:cs="Times New Roman"/>
          <w:b/>
          <w:sz w:val="24"/>
          <w:szCs w:val="28"/>
        </w:rPr>
      </w:pPr>
    </w:p>
    <w:p w14:paraId="2ADEE92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90BE636" wp14:editId="088B99FC">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14:paraId="44A34D6B" w14:textId="77777777" w:rsidR="00DC139C" w:rsidRPr="00F57BC9" w:rsidRDefault="00DC139C">
      <w:pPr>
        <w:spacing w:after="160" w:line="259" w:lineRule="auto"/>
        <w:rPr>
          <w:rFonts w:ascii="Times New Roman" w:eastAsia="Times New Roman" w:hAnsi="Times New Roman" w:cs="Times New Roman"/>
          <w:sz w:val="24"/>
          <w:szCs w:val="26"/>
        </w:rPr>
      </w:pPr>
    </w:p>
    <w:p w14:paraId="47DDC9F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14:paraId="22996571"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gedit</w:t>
      </w:r>
      <w:proofErr w:type="spellEnd"/>
      <w:r w:rsidRPr="00F57BC9">
        <w:rPr>
          <w:rFonts w:ascii="Times New Roman" w:eastAsia="Times New Roman" w:hAnsi="Times New Roman" w:cs="Times New Roman"/>
          <w:sz w:val="24"/>
          <w:szCs w:val="26"/>
        </w:rPr>
        <w:t xml:space="preserve"> Student.csv</w:t>
      </w:r>
    </w:p>
    <w:p w14:paraId="71D564A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14:paraId="2284761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26. Creating a new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14:paraId="4EB385E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create database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14:paraId="5824F38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14:paraId="1C9FE24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14:paraId="3CB996C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14:paraId="36D99B2B" w14:textId="77777777" w:rsidR="00DC139C" w:rsidRPr="00F57BC9" w:rsidRDefault="00DC139C">
      <w:pPr>
        <w:spacing w:after="160" w:line="259" w:lineRule="auto"/>
        <w:rPr>
          <w:rFonts w:ascii="Times New Roman" w:eastAsia="Times New Roman" w:hAnsi="Times New Roman" w:cs="Times New Roman"/>
          <w:sz w:val="24"/>
          <w:szCs w:val="26"/>
        </w:rPr>
      </w:pPr>
    </w:p>
    <w:p w14:paraId="5522A2C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28. Creating new table student inside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14:paraId="2CCB842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student (ID int, Name string, Age int)</w:t>
      </w:r>
    </w:p>
    <w:p w14:paraId="169ADB6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14:paraId="4DDF366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073744F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6E5E9EDC" w14:textId="77777777" w:rsidR="00DC139C" w:rsidRPr="00F57BC9" w:rsidRDefault="00DC139C">
      <w:pPr>
        <w:spacing w:after="160" w:line="259" w:lineRule="auto"/>
        <w:rPr>
          <w:rFonts w:ascii="Times New Roman" w:eastAsia="Times New Roman" w:hAnsi="Times New Roman" w:cs="Times New Roman"/>
          <w:sz w:val="24"/>
          <w:szCs w:val="26"/>
        </w:rPr>
      </w:pPr>
    </w:p>
    <w:p w14:paraId="3F014EEA" w14:textId="77777777" w:rsidR="00DC139C" w:rsidRPr="00F57BC9" w:rsidRDefault="00DC139C">
      <w:pPr>
        <w:spacing w:after="160" w:line="259" w:lineRule="auto"/>
        <w:rPr>
          <w:rFonts w:ascii="Times New Roman" w:eastAsia="Times New Roman" w:hAnsi="Times New Roman" w:cs="Times New Roman"/>
          <w:sz w:val="24"/>
          <w:szCs w:val="26"/>
        </w:rPr>
      </w:pPr>
    </w:p>
    <w:p w14:paraId="303D3D8D" w14:textId="77777777" w:rsidR="00DC139C" w:rsidRPr="00F57BC9" w:rsidRDefault="00DC139C">
      <w:pPr>
        <w:spacing w:after="160" w:line="259" w:lineRule="auto"/>
        <w:rPr>
          <w:rFonts w:ascii="Times New Roman" w:eastAsia="Times New Roman" w:hAnsi="Times New Roman" w:cs="Times New Roman"/>
          <w:sz w:val="24"/>
          <w:szCs w:val="26"/>
        </w:rPr>
      </w:pPr>
    </w:p>
    <w:p w14:paraId="386F1C3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E9F0F64" wp14:editId="671E6E08">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14:paraId="19997911" w14:textId="77777777" w:rsidR="00DC139C" w:rsidRPr="00F57BC9" w:rsidRDefault="00DC139C">
      <w:pPr>
        <w:spacing w:after="160" w:line="259" w:lineRule="auto"/>
        <w:rPr>
          <w:rFonts w:ascii="Times New Roman" w:eastAsia="Times New Roman" w:hAnsi="Times New Roman" w:cs="Times New Roman"/>
          <w:sz w:val="24"/>
          <w:szCs w:val="26"/>
        </w:rPr>
      </w:pPr>
    </w:p>
    <w:p w14:paraId="2FC63EE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14:paraId="63688A9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14:paraId="3C9ADA04" w14:textId="77777777" w:rsidR="00DC139C" w:rsidRPr="00F57BC9" w:rsidRDefault="00DC139C">
      <w:pPr>
        <w:spacing w:after="160" w:line="259" w:lineRule="auto"/>
        <w:rPr>
          <w:rFonts w:ascii="Times New Roman" w:eastAsia="Times New Roman" w:hAnsi="Times New Roman" w:cs="Times New Roman"/>
          <w:sz w:val="24"/>
          <w:szCs w:val="26"/>
        </w:rPr>
      </w:pPr>
    </w:p>
    <w:p w14:paraId="1BAAA6A5" w14:textId="77777777" w:rsidR="00DC139C" w:rsidRPr="00F57BC9" w:rsidRDefault="00DC139C">
      <w:pPr>
        <w:spacing w:after="160" w:line="259" w:lineRule="auto"/>
        <w:rPr>
          <w:rFonts w:ascii="Times New Roman" w:eastAsia="Times New Roman" w:hAnsi="Times New Roman" w:cs="Times New Roman"/>
          <w:sz w:val="24"/>
          <w:szCs w:val="26"/>
        </w:rPr>
      </w:pPr>
    </w:p>
    <w:p w14:paraId="7CC7BD96" w14:textId="77777777" w:rsidR="00DC139C" w:rsidRPr="00F57BC9" w:rsidRDefault="00DC139C">
      <w:pPr>
        <w:spacing w:after="160" w:line="259" w:lineRule="auto"/>
        <w:rPr>
          <w:rFonts w:ascii="Times New Roman" w:eastAsia="Times New Roman" w:hAnsi="Times New Roman" w:cs="Times New Roman"/>
          <w:sz w:val="24"/>
          <w:szCs w:val="26"/>
        </w:rPr>
      </w:pPr>
    </w:p>
    <w:p w14:paraId="15C125CC" w14:textId="77777777" w:rsidR="00DC139C" w:rsidRPr="00F57BC9" w:rsidRDefault="00DC139C">
      <w:pPr>
        <w:spacing w:after="160" w:line="259" w:lineRule="auto"/>
        <w:rPr>
          <w:rFonts w:ascii="Times New Roman" w:eastAsia="Times New Roman" w:hAnsi="Times New Roman" w:cs="Times New Roman"/>
          <w:sz w:val="24"/>
          <w:szCs w:val="26"/>
        </w:rPr>
      </w:pPr>
    </w:p>
    <w:p w14:paraId="2DD3B1C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57008BE" wp14:editId="060C20B7">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14:paraId="2D587271" w14:textId="77777777" w:rsidR="00DC139C" w:rsidRPr="00F57BC9" w:rsidRDefault="00DC139C">
      <w:pPr>
        <w:spacing w:after="160" w:line="259" w:lineRule="auto"/>
        <w:rPr>
          <w:rFonts w:ascii="Times New Roman" w:eastAsia="Times New Roman" w:hAnsi="Times New Roman" w:cs="Times New Roman"/>
          <w:sz w:val="24"/>
          <w:szCs w:val="26"/>
        </w:rPr>
      </w:pPr>
    </w:p>
    <w:p w14:paraId="352B2DA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14:paraId="5482EF8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14:paraId="3E2CE18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/Documents/Student.csv’ into table student</w:t>
      </w:r>
    </w:p>
    <w:p w14:paraId="5AD56BD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14:paraId="4897B30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7EBB36A1" w14:textId="77777777" w:rsidR="00DC139C" w:rsidRPr="00F57BC9" w:rsidRDefault="00DC139C">
      <w:pPr>
        <w:spacing w:after="160" w:line="259" w:lineRule="auto"/>
        <w:rPr>
          <w:rFonts w:ascii="Times New Roman" w:eastAsia="Times New Roman" w:hAnsi="Times New Roman" w:cs="Times New Roman"/>
          <w:sz w:val="24"/>
          <w:szCs w:val="26"/>
        </w:rPr>
      </w:pPr>
    </w:p>
    <w:p w14:paraId="6F2BB5B2" w14:textId="77777777" w:rsidR="00DC139C" w:rsidRPr="00F57BC9" w:rsidRDefault="00DC139C">
      <w:pPr>
        <w:spacing w:after="160" w:line="259" w:lineRule="auto"/>
        <w:rPr>
          <w:rFonts w:ascii="Times New Roman" w:eastAsia="Times New Roman" w:hAnsi="Times New Roman" w:cs="Times New Roman"/>
          <w:sz w:val="24"/>
          <w:szCs w:val="26"/>
        </w:rPr>
      </w:pPr>
    </w:p>
    <w:p w14:paraId="7AE66D9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A4FCF18" wp14:editId="02C8918E">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14:paraId="75062FE9" w14:textId="77777777" w:rsidR="00DC139C" w:rsidRPr="00F57BC9" w:rsidRDefault="00DC139C">
      <w:pPr>
        <w:spacing w:after="160" w:line="259" w:lineRule="auto"/>
        <w:rPr>
          <w:rFonts w:ascii="Times New Roman" w:eastAsia="Times New Roman" w:hAnsi="Times New Roman" w:cs="Times New Roman"/>
          <w:sz w:val="24"/>
          <w:szCs w:val="26"/>
        </w:rPr>
      </w:pPr>
    </w:p>
    <w:p w14:paraId="0968EE9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14:paraId="1994D9F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14:paraId="7E7A8F6D" w14:textId="77777777" w:rsidR="00DC139C" w:rsidRPr="00F57BC9" w:rsidRDefault="00DC139C">
      <w:pPr>
        <w:spacing w:after="160" w:line="259" w:lineRule="auto"/>
        <w:rPr>
          <w:rFonts w:ascii="Times New Roman" w:eastAsia="Times New Roman" w:hAnsi="Times New Roman" w:cs="Times New Roman"/>
          <w:sz w:val="24"/>
          <w:szCs w:val="26"/>
        </w:rPr>
      </w:pPr>
    </w:p>
    <w:p w14:paraId="3EDD395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384B326" wp14:editId="74D9AC58">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14:paraId="47EE8CDC" w14:textId="77777777" w:rsidR="00DC139C" w:rsidRPr="00F57BC9" w:rsidRDefault="00DC139C">
      <w:pPr>
        <w:spacing w:after="160" w:line="259" w:lineRule="auto"/>
        <w:rPr>
          <w:rFonts w:ascii="Times New Roman" w:eastAsia="Times New Roman" w:hAnsi="Times New Roman" w:cs="Times New Roman"/>
          <w:sz w:val="24"/>
          <w:szCs w:val="26"/>
        </w:rPr>
      </w:pPr>
    </w:p>
    <w:p w14:paraId="259EB93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14:paraId="5534AFB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32. Now go to browser refresh the page and select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and click in</w:t>
      </w:r>
    </w:p>
    <w:p w14:paraId="61463B4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14:paraId="5E5BE76E" w14:textId="77777777" w:rsidR="00DC139C" w:rsidRPr="00F57BC9" w:rsidRDefault="00DC139C">
      <w:pPr>
        <w:spacing w:after="160" w:line="259" w:lineRule="auto"/>
        <w:rPr>
          <w:rFonts w:ascii="Times New Roman" w:eastAsia="Times New Roman" w:hAnsi="Times New Roman" w:cs="Times New Roman"/>
          <w:sz w:val="24"/>
          <w:szCs w:val="26"/>
        </w:rPr>
      </w:pPr>
    </w:p>
    <w:p w14:paraId="06CA575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DB5A042" wp14:editId="1BD1DA39">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14:paraId="1B860338" w14:textId="77777777" w:rsidR="00DC139C" w:rsidRPr="00F57BC9" w:rsidRDefault="00DC139C">
      <w:pPr>
        <w:spacing w:after="160" w:line="259" w:lineRule="auto"/>
        <w:rPr>
          <w:rFonts w:ascii="Times New Roman" w:eastAsia="Times New Roman" w:hAnsi="Times New Roman" w:cs="Times New Roman"/>
          <w:sz w:val="24"/>
          <w:szCs w:val="26"/>
        </w:rPr>
      </w:pPr>
    </w:p>
    <w:p w14:paraId="7F3647EB" w14:textId="77777777" w:rsidR="00DC139C" w:rsidRPr="00F57BC9" w:rsidRDefault="00DC139C">
      <w:pPr>
        <w:spacing w:after="160" w:line="259" w:lineRule="auto"/>
        <w:rPr>
          <w:rFonts w:ascii="Times New Roman" w:eastAsia="Times New Roman" w:hAnsi="Times New Roman" w:cs="Times New Roman"/>
          <w:sz w:val="24"/>
          <w:szCs w:val="26"/>
        </w:rPr>
      </w:pPr>
    </w:p>
    <w:p w14:paraId="6071F4A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CAD72CE" wp14:editId="051A2839">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14:paraId="0EC2EB3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14:paraId="66C6097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Syntax: DROP table </w:t>
      </w:r>
      <w:proofErr w:type="spellStart"/>
      <w:r w:rsidRPr="00F57BC9">
        <w:rPr>
          <w:rFonts w:ascii="Times New Roman" w:eastAsia="Times New Roman" w:hAnsi="Times New Roman" w:cs="Times New Roman"/>
          <w:sz w:val="24"/>
          <w:szCs w:val="26"/>
        </w:rPr>
        <w:t>tablename</w:t>
      </w:r>
      <w:proofErr w:type="spellEnd"/>
      <w:r w:rsidRPr="00F57BC9">
        <w:rPr>
          <w:rFonts w:ascii="Times New Roman" w:eastAsia="Times New Roman" w:hAnsi="Times New Roman" w:cs="Times New Roman"/>
          <w:sz w:val="24"/>
          <w:szCs w:val="26"/>
        </w:rPr>
        <w:t>;</w:t>
      </w:r>
    </w:p>
    <w:p w14:paraId="566744A5"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5785CEF3" wp14:editId="43611B9D">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14:paraId="52C16347" w14:textId="77777777" w:rsidR="00DC139C" w:rsidRPr="00F57BC9" w:rsidRDefault="00DC139C">
      <w:pPr>
        <w:spacing w:after="160" w:line="259" w:lineRule="auto"/>
        <w:rPr>
          <w:rFonts w:ascii="Times New Roman" w:eastAsia="Times New Roman" w:hAnsi="Times New Roman" w:cs="Times New Roman"/>
          <w:b/>
          <w:sz w:val="24"/>
          <w:szCs w:val="26"/>
        </w:rPr>
      </w:pPr>
    </w:p>
    <w:p w14:paraId="600A85DD" w14:textId="77777777" w:rsidR="00DC139C" w:rsidRPr="00F57BC9" w:rsidRDefault="00DC139C">
      <w:pPr>
        <w:spacing w:after="160" w:line="259" w:lineRule="auto"/>
        <w:rPr>
          <w:rFonts w:ascii="Times New Roman" w:eastAsia="Times New Roman" w:hAnsi="Times New Roman" w:cs="Times New Roman"/>
          <w:b/>
          <w:sz w:val="24"/>
          <w:szCs w:val="26"/>
        </w:rPr>
      </w:pPr>
    </w:p>
    <w:p w14:paraId="0EBE5EC8" w14:textId="77777777" w:rsidR="00DC139C" w:rsidRPr="00F57BC9" w:rsidRDefault="00DC139C">
      <w:pPr>
        <w:spacing w:after="160" w:line="259" w:lineRule="auto"/>
        <w:rPr>
          <w:rFonts w:ascii="Times New Roman" w:eastAsia="Times New Roman" w:hAnsi="Times New Roman" w:cs="Times New Roman"/>
          <w:b/>
          <w:sz w:val="24"/>
          <w:szCs w:val="26"/>
        </w:rPr>
      </w:pPr>
    </w:p>
    <w:p w14:paraId="3846DCEC"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7F6D3FFB" wp14:editId="1D3C7A3F">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14:paraId="11962167" w14:textId="77777777" w:rsidR="00DC139C" w:rsidRPr="00F57BC9" w:rsidRDefault="00DC139C">
      <w:pPr>
        <w:spacing w:after="160" w:line="259" w:lineRule="auto"/>
        <w:rPr>
          <w:rFonts w:ascii="Times New Roman" w:eastAsia="Times New Roman" w:hAnsi="Times New Roman" w:cs="Times New Roman"/>
          <w:b/>
          <w:sz w:val="24"/>
          <w:szCs w:val="26"/>
        </w:rPr>
      </w:pPr>
    </w:p>
    <w:p w14:paraId="478C33D3" w14:textId="77777777" w:rsidR="00DC139C" w:rsidRPr="00F57BC9" w:rsidRDefault="00DC139C">
      <w:pPr>
        <w:spacing w:after="160" w:line="259" w:lineRule="auto"/>
        <w:rPr>
          <w:rFonts w:ascii="Times New Roman" w:eastAsia="Times New Roman" w:hAnsi="Times New Roman" w:cs="Times New Roman"/>
          <w:b/>
          <w:sz w:val="24"/>
          <w:szCs w:val="26"/>
        </w:rPr>
      </w:pPr>
    </w:p>
    <w:p w14:paraId="68AD037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42A7251" wp14:editId="5B706670">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14:paraId="506AAF97" w14:textId="77777777" w:rsidR="00DC139C" w:rsidRPr="00F57BC9" w:rsidRDefault="00DC139C">
      <w:pPr>
        <w:spacing w:after="160" w:line="259" w:lineRule="auto"/>
        <w:rPr>
          <w:rFonts w:ascii="Times New Roman" w:eastAsia="Times New Roman" w:hAnsi="Times New Roman" w:cs="Times New Roman"/>
          <w:sz w:val="24"/>
          <w:szCs w:val="26"/>
        </w:rPr>
      </w:pPr>
    </w:p>
    <w:p w14:paraId="27DF1903" w14:textId="77777777" w:rsidR="00DC139C" w:rsidRPr="00F57BC9" w:rsidRDefault="00DC139C">
      <w:pPr>
        <w:spacing w:after="160" w:line="259" w:lineRule="auto"/>
        <w:rPr>
          <w:rFonts w:ascii="Times New Roman" w:eastAsia="Times New Roman" w:hAnsi="Times New Roman" w:cs="Times New Roman"/>
          <w:sz w:val="24"/>
          <w:szCs w:val="26"/>
        </w:rPr>
      </w:pPr>
    </w:p>
    <w:p w14:paraId="34CF43C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216CECD" wp14:editId="40084878">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14:paraId="0E692D20" w14:textId="77777777" w:rsidR="00DC139C" w:rsidRPr="00F57BC9" w:rsidRDefault="00DC139C">
      <w:pPr>
        <w:spacing w:after="160" w:line="259" w:lineRule="auto"/>
        <w:rPr>
          <w:rFonts w:ascii="Times New Roman" w:eastAsia="Times New Roman" w:hAnsi="Times New Roman" w:cs="Times New Roman"/>
          <w:sz w:val="24"/>
          <w:szCs w:val="26"/>
        </w:rPr>
      </w:pPr>
    </w:p>
    <w:p w14:paraId="73F4DEB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8D0EDB4" wp14:editId="223BCF29">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14:paraId="141023BD" w14:textId="77777777" w:rsidR="00DC139C" w:rsidRPr="00F57BC9" w:rsidRDefault="00DC139C">
      <w:pPr>
        <w:spacing w:after="160" w:line="259" w:lineRule="auto"/>
        <w:rPr>
          <w:rFonts w:ascii="Times New Roman" w:eastAsia="Times New Roman" w:hAnsi="Times New Roman" w:cs="Times New Roman"/>
          <w:sz w:val="24"/>
          <w:szCs w:val="26"/>
        </w:rPr>
      </w:pPr>
    </w:p>
    <w:p w14:paraId="4A37D1D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B871748" wp14:editId="3895189F">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14:paraId="5A7915B1" w14:textId="77777777" w:rsidR="00DC139C" w:rsidRPr="00F57BC9" w:rsidRDefault="00DC139C">
      <w:pPr>
        <w:spacing w:after="160" w:line="259" w:lineRule="auto"/>
        <w:rPr>
          <w:rFonts w:ascii="Times New Roman" w:eastAsia="Times New Roman" w:hAnsi="Times New Roman" w:cs="Times New Roman"/>
          <w:sz w:val="24"/>
          <w:szCs w:val="26"/>
        </w:rPr>
      </w:pPr>
    </w:p>
    <w:p w14:paraId="72420E2D" w14:textId="77777777"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4ADE6227" wp14:editId="50685C91">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14:paraId="6B26BD3F" w14:textId="77777777"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14:paraId="4836FF1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EB3FDD1" wp14:editId="6A1D1E47">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14:paraId="00E5E4AA" w14:textId="77777777" w:rsidR="00DC139C" w:rsidRPr="00F57BC9" w:rsidRDefault="00DC139C">
      <w:pPr>
        <w:spacing w:after="160" w:line="259" w:lineRule="auto"/>
        <w:rPr>
          <w:rFonts w:ascii="Times New Roman" w:eastAsia="Times New Roman" w:hAnsi="Times New Roman" w:cs="Times New Roman"/>
          <w:sz w:val="24"/>
          <w:szCs w:val="26"/>
        </w:rPr>
      </w:pPr>
    </w:p>
    <w:p w14:paraId="0E81FB2B" w14:textId="77777777" w:rsidR="00DC139C" w:rsidRPr="00F57BC9" w:rsidRDefault="00DC139C">
      <w:pPr>
        <w:spacing w:after="160" w:line="259" w:lineRule="auto"/>
        <w:rPr>
          <w:rFonts w:ascii="Times New Roman" w:eastAsia="Times New Roman" w:hAnsi="Times New Roman" w:cs="Times New Roman"/>
          <w:sz w:val="24"/>
          <w:szCs w:val="26"/>
        </w:rPr>
      </w:pPr>
    </w:p>
    <w:p w14:paraId="2B8D56F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14:paraId="684D5B5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 xml:space="preserve">ID int, Name string, Dept string, </w:t>
      </w:r>
      <w:proofErr w:type="spellStart"/>
      <w:r w:rsidRPr="00F57BC9">
        <w:rPr>
          <w:rFonts w:ascii="Times New Roman" w:eastAsia="Times New Roman" w:hAnsi="Times New Roman" w:cs="Times New Roman"/>
          <w:sz w:val="24"/>
          <w:szCs w:val="26"/>
        </w:rPr>
        <w:t>yoj</w:t>
      </w:r>
      <w:proofErr w:type="spellEnd"/>
      <w:r w:rsidRPr="00F57BC9">
        <w:rPr>
          <w:rFonts w:ascii="Times New Roman" w:eastAsia="Times New Roman" w:hAnsi="Times New Roman" w:cs="Times New Roman"/>
          <w:sz w:val="24"/>
          <w:szCs w:val="26"/>
        </w:rPr>
        <w:t xml:space="preserve"> int, salary float,</w:t>
      </w:r>
    </w:p>
    <w:p w14:paraId="7AB5FD7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14:paraId="32CACE0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294F853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6AB572A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14:paraId="4DFD5ACC" w14:textId="77777777" w:rsidR="00DC139C" w:rsidRPr="00F57BC9" w:rsidRDefault="00DC139C">
      <w:pPr>
        <w:spacing w:after="160" w:line="259" w:lineRule="auto"/>
        <w:rPr>
          <w:rFonts w:ascii="Times New Roman" w:eastAsia="Times New Roman" w:hAnsi="Times New Roman" w:cs="Times New Roman"/>
          <w:sz w:val="24"/>
          <w:szCs w:val="26"/>
        </w:rPr>
      </w:pPr>
    </w:p>
    <w:p w14:paraId="0B9118EF" w14:textId="77777777" w:rsidR="00DC139C" w:rsidRPr="00F57BC9" w:rsidRDefault="00DC139C">
      <w:pPr>
        <w:spacing w:after="160" w:line="259" w:lineRule="auto"/>
        <w:rPr>
          <w:rFonts w:ascii="Times New Roman" w:eastAsia="Times New Roman" w:hAnsi="Times New Roman" w:cs="Times New Roman"/>
          <w:sz w:val="24"/>
          <w:szCs w:val="26"/>
        </w:rPr>
      </w:pPr>
    </w:p>
    <w:p w14:paraId="58762D9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A1F8473" wp14:editId="262916E1">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14:paraId="48C0C0FE" w14:textId="77777777" w:rsidR="00DC139C" w:rsidRPr="00F57BC9" w:rsidRDefault="00DC139C">
      <w:pPr>
        <w:spacing w:after="160" w:line="259" w:lineRule="auto"/>
        <w:rPr>
          <w:rFonts w:ascii="Times New Roman" w:eastAsia="Times New Roman" w:hAnsi="Times New Roman" w:cs="Times New Roman"/>
          <w:sz w:val="24"/>
          <w:szCs w:val="26"/>
        </w:rPr>
      </w:pPr>
    </w:p>
    <w:p w14:paraId="25B8ABC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14:paraId="38A2295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14:paraId="4019A03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/Documents/employee2.csv’ into table</w:t>
      </w:r>
    </w:p>
    <w:p w14:paraId="32251AA1"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empgroup</w:t>
      </w:r>
      <w:proofErr w:type="spellEnd"/>
    </w:p>
    <w:p w14:paraId="547B5D7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1BBE7DC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75ECB879" w14:textId="77777777" w:rsidR="00DC139C" w:rsidRPr="00F57BC9" w:rsidRDefault="00DC139C">
      <w:pPr>
        <w:spacing w:after="160" w:line="259" w:lineRule="auto"/>
        <w:rPr>
          <w:rFonts w:ascii="Times New Roman" w:eastAsia="Times New Roman" w:hAnsi="Times New Roman" w:cs="Times New Roman"/>
          <w:sz w:val="24"/>
          <w:szCs w:val="26"/>
        </w:rPr>
      </w:pPr>
    </w:p>
    <w:p w14:paraId="156DF119" w14:textId="77777777" w:rsidR="00DC139C" w:rsidRPr="00F57BC9" w:rsidRDefault="00DC139C">
      <w:pPr>
        <w:spacing w:after="160" w:line="259" w:lineRule="auto"/>
        <w:rPr>
          <w:rFonts w:ascii="Times New Roman" w:eastAsia="Times New Roman" w:hAnsi="Times New Roman" w:cs="Times New Roman"/>
          <w:sz w:val="24"/>
          <w:szCs w:val="26"/>
        </w:rPr>
      </w:pPr>
    </w:p>
    <w:p w14:paraId="35C6F85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15F8D2F" wp14:editId="19B7F694">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14:paraId="2D32EF0A" w14:textId="77777777" w:rsidR="00DC139C" w:rsidRPr="00F57BC9" w:rsidRDefault="00DC139C">
      <w:pPr>
        <w:spacing w:after="160" w:line="259" w:lineRule="auto"/>
        <w:rPr>
          <w:rFonts w:ascii="Times New Roman" w:eastAsia="Times New Roman" w:hAnsi="Times New Roman" w:cs="Times New Roman"/>
          <w:sz w:val="24"/>
          <w:szCs w:val="26"/>
        </w:rPr>
      </w:pPr>
    </w:p>
    <w:p w14:paraId="160911A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17B4F93" wp14:editId="32A8A301">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14:paraId="74F6DDED" w14:textId="77777777" w:rsidR="00DC139C" w:rsidRPr="00F57BC9" w:rsidRDefault="00DC139C">
      <w:pPr>
        <w:spacing w:after="160" w:line="259" w:lineRule="auto"/>
        <w:rPr>
          <w:rFonts w:ascii="Times New Roman" w:eastAsia="Times New Roman" w:hAnsi="Times New Roman" w:cs="Times New Roman"/>
          <w:sz w:val="24"/>
          <w:szCs w:val="26"/>
        </w:rPr>
      </w:pPr>
    </w:p>
    <w:p w14:paraId="3DACB80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A8226B9" wp14:editId="3E143404">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14:paraId="261C7973" w14:textId="77777777" w:rsidR="00DC139C" w:rsidRPr="00F57BC9" w:rsidRDefault="00DC139C">
      <w:pPr>
        <w:spacing w:after="160" w:line="259" w:lineRule="auto"/>
        <w:rPr>
          <w:rFonts w:ascii="Times New Roman" w:eastAsia="Times New Roman" w:hAnsi="Times New Roman" w:cs="Times New Roman"/>
          <w:sz w:val="24"/>
          <w:szCs w:val="26"/>
        </w:rPr>
      </w:pPr>
    </w:p>
    <w:p w14:paraId="2D6BFE4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81C48C2" wp14:editId="60200301">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14:paraId="2305D669" w14:textId="77777777" w:rsidR="00DC139C" w:rsidRPr="00F57BC9" w:rsidRDefault="00DC139C">
      <w:pPr>
        <w:spacing w:after="160" w:line="259" w:lineRule="auto"/>
        <w:rPr>
          <w:rFonts w:ascii="Times New Roman" w:eastAsia="Times New Roman" w:hAnsi="Times New Roman" w:cs="Times New Roman"/>
          <w:sz w:val="24"/>
          <w:szCs w:val="26"/>
        </w:rPr>
      </w:pPr>
    </w:p>
    <w:p w14:paraId="31FF48F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72036F9" wp14:editId="39E9C0BB">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14:paraId="299F2F3B" w14:textId="77777777" w:rsidR="00DC139C" w:rsidRPr="00F57BC9" w:rsidRDefault="00DC139C">
      <w:pPr>
        <w:spacing w:after="160" w:line="259" w:lineRule="auto"/>
        <w:rPr>
          <w:rFonts w:ascii="Times New Roman" w:eastAsia="Times New Roman" w:hAnsi="Times New Roman" w:cs="Times New Roman"/>
          <w:sz w:val="24"/>
          <w:szCs w:val="26"/>
        </w:rPr>
      </w:pPr>
    </w:p>
    <w:p w14:paraId="5AE3BBC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7938A58" wp14:editId="522F2597">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14:paraId="6DA8B1B6" w14:textId="77777777" w:rsidR="00DC139C" w:rsidRPr="00F57BC9" w:rsidRDefault="00DC139C">
      <w:pPr>
        <w:spacing w:after="160" w:line="259" w:lineRule="auto"/>
        <w:rPr>
          <w:rFonts w:ascii="Times New Roman" w:eastAsia="Times New Roman" w:hAnsi="Times New Roman" w:cs="Times New Roman"/>
          <w:sz w:val="24"/>
          <w:szCs w:val="26"/>
        </w:rPr>
      </w:pPr>
    </w:p>
    <w:p w14:paraId="7BB6983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5C1E09A" wp14:editId="29D2707A">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14:paraId="26F95A0E" w14:textId="77777777" w:rsidR="00DC139C" w:rsidRPr="00F57BC9" w:rsidRDefault="00DC139C">
      <w:pPr>
        <w:spacing w:after="160" w:line="259" w:lineRule="auto"/>
        <w:rPr>
          <w:rFonts w:ascii="Times New Roman" w:eastAsia="Times New Roman" w:hAnsi="Times New Roman" w:cs="Times New Roman"/>
          <w:sz w:val="24"/>
          <w:szCs w:val="26"/>
        </w:rPr>
      </w:pPr>
    </w:p>
    <w:p w14:paraId="4700A53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931CDF8" wp14:editId="56B747CF">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14:paraId="7ECF6940" w14:textId="77777777" w:rsidR="00DC139C" w:rsidRPr="00F57BC9" w:rsidRDefault="00DC139C">
      <w:pPr>
        <w:spacing w:after="160" w:line="259" w:lineRule="auto"/>
        <w:rPr>
          <w:rFonts w:ascii="Times New Roman" w:eastAsia="Times New Roman" w:hAnsi="Times New Roman" w:cs="Times New Roman"/>
          <w:sz w:val="24"/>
          <w:szCs w:val="26"/>
        </w:rPr>
      </w:pPr>
    </w:p>
    <w:p w14:paraId="7605AB8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04AAA30" wp14:editId="5B6FD30B">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14:paraId="5291DD1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14:paraId="40DC8C9C"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gedit</w:t>
      </w:r>
      <w:proofErr w:type="spellEnd"/>
      <w:r w:rsidRPr="00F57BC9">
        <w:rPr>
          <w:rFonts w:ascii="Times New Roman" w:eastAsia="Times New Roman" w:hAnsi="Times New Roman" w:cs="Times New Roman"/>
          <w:sz w:val="24"/>
          <w:szCs w:val="26"/>
        </w:rPr>
        <w:t xml:space="preserve"> employee.csv</w:t>
      </w:r>
    </w:p>
    <w:p w14:paraId="680B05C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14:paraId="09EA6E1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w:t>
      </w:r>
    </w:p>
    <w:p w14:paraId="018EB31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and creating table employee inside the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datanase</w:t>
      </w:r>
      <w:proofErr w:type="spellEnd"/>
      <w:r w:rsidRPr="00F57BC9">
        <w:rPr>
          <w:rFonts w:ascii="Times New Roman" w:eastAsia="Times New Roman" w:hAnsi="Times New Roman" w:cs="Times New Roman"/>
          <w:sz w:val="24"/>
          <w:szCs w:val="26"/>
        </w:rPr>
        <w:t>.</w:t>
      </w:r>
    </w:p>
    <w:p w14:paraId="5A7A26F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ID int, Name string, Department string, YOJ int, Salary float)</w:t>
      </w:r>
    </w:p>
    <w:p w14:paraId="1B34C95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531DC39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37E614C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14:paraId="10B91A93" w14:textId="77777777" w:rsidR="00DC139C" w:rsidRPr="00F57BC9" w:rsidRDefault="00DC139C">
      <w:pPr>
        <w:spacing w:after="160" w:line="259" w:lineRule="auto"/>
        <w:rPr>
          <w:rFonts w:ascii="Times New Roman" w:eastAsia="Times New Roman" w:hAnsi="Times New Roman" w:cs="Times New Roman"/>
          <w:sz w:val="24"/>
          <w:szCs w:val="26"/>
        </w:rPr>
      </w:pPr>
    </w:p>
    <w:p w14:paraId="283D36E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C004481" wp14:editId="6150FE33">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14:paraId="4F70B414" w14:textId="77777777" w:rsidR="00DC139C" w:rsidRPr="00F57BC9" w:rsidRDefault="00DC139C">
      <w:pPr>
        <w:spacing w:after="160" w:line="259" w:lineRule="auto"/>
        <w:rPr>
          <w:rFonts w:ascii="Times New Roman" w:eastAsia="Times New Roman" w:hAnsi="Times New Roman" w:cs="Times New Roman"/>
          <w:sz w:val="24"/>
          <w:szCs w:val="26"/>
        </w:rPr>
      </w:pPr>
    </w:p>
    <w:p w14:paraId="31B953E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14:paraId="2DD3DF2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14:paraId="342534D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/Documents/employee.csv’ into table</w:t>
      </w:r>
    </w:p>
    <w:p w14:paraId="1268C2C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14:paraId="5804CEE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4B82CE8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743B1ED6" w14:textId="77777777" w:rsidR="00DC139C" w:rsidRPr="00F57BC9" w:rsidRDefault="00DC139C">
      <w:pPr>
        <w:spacing w:after="160" w:line="259" w:lineRule="auto"/>
        <w:rPr>
          <w:rFonts w:ascii="Times New Roman" w:eastAsia="Times New Roman" w:hAnsi="Times New Roman" w:cs="Times New Roman"/>
          <w:sz w:val="24"/>
          <w:szCs w:val="26"/>
        </w:rPr>
      </w:pPr>
    </w:p>
    <w:p w14:paraId="1B1ADE3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B34D5BF" wp14:editId="34F8FDD1">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14:paraId="70CCDCF1" w14:textId="77777777" w:rsidR="00DC139C" w:rsidRPr="00F57BC9" w:rsidRDefault="00DC139C">
      <w:pPr>
        <w:spacing w:after="160" w:line="259" w:lineRule="auto"/>
        <w:rPr>
          <w:rFonts w:ascii="Times New Roman" w:eastAsia="Times New Roman" w:hAnsi="Times New Roman" w:cs="Times New Roman"/>
          <w:sz w:val="24"/>
          <w:szCs w:val="26"/>
        </w:rPr>
      </w:pPr>
    </w:p>
    <w:p w14:paraId="7E450361"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w:t>
      </w:r>
    </w:p>
    <w:p w14:paraId="389FADE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14:paraId="60E0498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14:paraId="177146C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w:t>
      </w:r>
    </w:p>
    <w:p w14:paraId="6FB57431" w14:textId="77777777" w:rsidR="00DC139C" w:rsidRPr="00F57BC9" w:rsidRDefault="00DC139C">
      <w:pPr>
        <w:spacing w:after="160" w:line="259" w:lineRule="auto"/>
        <w:rPr>
          <w:rFonts w:ascii="Times New Roman" w:eastAsia="Times New Roman" w:hAnsi="Times New Roman" w:cs="Times New Roman"/>
          <w:sz w:val="24"/>
          <w:szCs w:val="26"/>
        </w:rPr>
      </w:pPr>
    </w:p>
    <w:p w14:paraId="1F37809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F2E1776" wp14:editId="3646F038">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14:paraId="2F4C5C26" w14:textId="77777777" w:rsidR="00DC139C" w:rsidRPr="00F57BC9" w:rsidRDefault="00DC139C">
      <w:pPr>
        <w:spacing w:after="160" w:line="259" w:lineRule="auto"/>
        <w:rPr>
          <w:rFonts w:ascii="Times New Roman" w:eastAsia="Times New Roman" w:hAnsi="Times New Roman" w:cs="Times New Roman"/>
          <w:sz w:val="24"/>
          <w:szCs w:val="26"/>
        </w:rPr>
      </w:pPr>
    </w:p>
    <w:p w14:paraId="1F77E1FE" w14:textId="77777777" w:rsidR="00DC139C" w:rsidRPr="00F57BC9" w:rsidRDefault="00DC139C">
      <w:pPr>
        <w:spacing w:after="160" w:line="259" w:lineRule="auto"/>
        <w:rPr>
          <w:rFonts w:ascii="Times New Roman" w:eastAsia="Times New Roman" w:hAnsi="Times New Roman" w:cs="Times New Roman"/>
          <w:sz w:val="24"/>
          <w:szCs w:val="26"/>
        </w:rPr>
      </w:pPr>
    </w:p>
    <w:p w14:paraId="55258BFD"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along with the having clause</w:t>
      </w:r>
    </w:p>
    <w:p w14:paraId="1C78440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Taking the total sum of salary </w:t>
      </w:r>
      <w:proofErr w:type="spellStart"/>
      <w:r w:rsidRPr="00F57BC9">
        <w:rPr>
          <w:rFonts w:ascii="Times New Roman" w:eastAsia="Times New Roman" w:hAnsi="Times New Roman" w:cs="Times New Roman"/>
          <w:sz w:val="24"/>
          <w:szCs w:val="26"/>
        </w:rPr>
        <w:t>countrywise</w:t>
      </w:r>
      <w:proofErr w:type="spellEnd"/>
      <w:r w:rsidRPr="00F57BC9">
        <w:rPr>
          <w:rFonts w:ascii="Times New Roman" w:eastAsia="Times New Roman" w:hAnsi="Times New Roman" w:cs="Times New Roman"/>
          <w:sz w:val="24"/>
          <w:szCs w:val="26"/>
        </w:rPr>
        <w:t xml:space="preserve"> using </w:t>
      </w: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and from that selecting</w:t>
      </w:r>
    </w:p>
    <w:p w14:paraId="4CD66F3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14:paraId="5975BDC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 having</w:t>
      </w:r>
    </w:p>
    <w:p w14:paraId="14FDDCC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14:paraId="6A0C5AB8" w14:textId="77777777" w:rsidR="00DC139C" w:rsidRPr="00F57BC9" w:rsidRDefault="00DC139C">
      <w:pPr>
        <w:spacing w:after="160" w:line="259" w:lineRule="auto"/>
        <w:rPr>
          <w:rFonts w:ascii="Times New Roman" w:eastAsia="Times New Roman" w:hAnsi="Times New Roman" w:cs="Times New Roman"/>
          <w:sz w:val="24"/>
          <w:szCs w:val="26"/>
        </w:rPr>
      </w:pPr>
    </w:p>
    <w:p w14:paraId="77013229" w14:textId="77777777" w:rsidR="00DC139C" w:rsidRPr="00F57BC9" w:rsidRDefault="00DC139C">
      <w:pPr>
        <w:spacing w:after="160" w:line="259" w:lineRule="auto"/>
        <w:rPr>
          <w:rFonts w:ascii="Times New Roman" w:eastAsia="Times New Roman" w:hAnsi="Times New Roman" w:cs="Times New Roman"/>
          <w:sz w:val="24"/>
          <w:szCs w:val="26"/>
        </w:rPr>
      </w:pPr>
    </w:p>
    <w:p w14:paraId="03EE4FA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A7A72D4" wp14:editId="26940ABB">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14:paraId="687162FF" w14:textId="77777777" w:rsidR="00DC139C" w:rsidRPr="00F57BC9" w:rsidRDefault="00DC139C">
      <w:pPr>
        <w:spacing w:after="160" w:line="259" w:lineRule="auto"/>
        <w:rPr>
          <w:rFonts w:ascii="Times New Roman" w:eastAsia="Times New Roman" w:hAnsi="Times New Roman" w:cs="Times New Roman"/>
          <w:sz w:val="24"/>
          <w:szCs w:val="26"/>
        </w:rPr>
      </w:pPr>
    </w:p>
    <w:p w14:paraId="60EFC17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14:paraId="68DE544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 sort by salary desc;</w:t>
      </w:r>
    </w:p>
    <w:p w14:paraId="3454751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14:paraId="271D0E3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14:paraId="20B7D89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14:paraId="47FC9C3A" w14:textId="77777777"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so</w:t>
      </w:r>
      <w:proofErr w:type="gramEnd"/>
      <w:r w:rsidRPr="00F57BC9">
        <w:rPr>
          <w:rFonts w:ascii="Times New Roman" w:eastAsia="Times New Roman" w:hAnsi="Times New Roman" w:cs="Times New Roman"/>
          <w:sz w:val="24"/>
          <w:szCs w:val="26"/>
        </w:rPr>
        <w:t xml:space="preserve"> the difference between the two is that Order by will guarantee the total order in the</w:t>
      </w:r>
    </w:p>
    <w:p w14:paraId="41023D9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14:paraId="0E012EC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14:paraId="5E6D7F15" w14:textId="77777777" w:rsidR="00DC139C" w:rsidRPr="00F57BC9" w:rsidRDefault="00DC139C">
      <w:pPr>
        <w:spacing w:after="160" w:line="259" w:lineRule="auto"/>
        <w:rPr>
          <w:rFonts w:ascii="Times New Roman" w:eastAsia="Times New Roman" w:hAnsi="Times New Roman" w:cs="Times New Roman"/>
          <w:sz w:val="24"/>
          <w:szCs w:val="26"/>
        </w:rPr>
      </w:pPr>
    </w:p>
    <w:p w14:paraId="29B13833" w14:textId="77777777" w:rsidR="00DC139C" w:rsidRPr="00F57BC9" w:rsidRDefault="00DC139C">
      <w:pPr>
        <w:spacing w:after="160" w:line="259" w:lineRule="auto"/>
        <w:rPr>
          <w:rFonts w:ascii="Times New Roman" w:eastAsia="Times New Roman" w:hAnsi="Times New Roman" w:cs="Times New Roman"/>
          <w:b/>
          <w:sz w:val="24"/>
          <w:szCs w:val="26"/>
        </w:rPr>
      </w:pPr>
    </w:p>
    <w:p w14:paraId="0EC5C1C4" w14:textId="77777777" w:rsidR="00DC139C" w:rsidRPr="00F57BC9" w:rsidRDefault="00DC139C">
      <w:pPr>
        <w:spacing w:after="160" w:line="259" w:lineRule="auto"/>
        <w:rPr>
          <w:rFonts w:ascii="Times New Roman" w:eastAsia="Times New Roman" w:hAnsi="Times New Roman" w:cs="Times New Roman"/>
          <w:b/>
          <w:sz w:val="24"/>
          <w:szCs w:val="26"/>
        </w:rPr>
      </w:pPr>
    </w:p>
    <w:p w14:paraId="53A72962" w14:textId="77777777" w:rsidR="00DC139C" w:rsidRPr="00F57BC9" w:rsidRDefault="00DC139C">
      <w:pPr>
        <w:spacing w:before="240" w:after="240"/>
        <w:rPr>
          <w:rFonts w:ascii="Times New Roman" w:eastAsia="Times New Roman" w:hAnsi="Times New Roman" w:cs="Times New Roman"/>
          <w:sz w:val="24"/>
          <w:szCs w:val="28"/>
        </w:rPr>
      </w:pPr>
    </w:p>
    <w:p w14:paraId="4EEB82BF" w14:textId="77777777" w:rsidR="00DC139C" w:rsidRPr="00F57BC9" w:rsidRDefault="00DC139C">
      <w:pPr>
        <w:spacing w:before="240" w:after="240"/>
        <w:rPr>
          <w:rFonts w:ascii="Times New Roman" w:eastAsia="Times New Roman" w:hAnsi="Times New Roman" w:cs="Times New Roman"/>
          <w:sz w:val="24"/>
          <w:szCs w:val="28"/>
        </w:rPr>
      </w:pPr>
    </w:p>
    <w:p w14:paraId="3C03B3AD" w14:textId="77777777" w:rsidR="00DC139C" w:rsidRPr="00F57BC9" w:rsidRDefault="00DC139C">
      <w:pPr>
        <w:spacing w:before="240" w:after="240"/>
        <w:rPr>
          <w:rFonts w:ascii="Times New Roman" w:eastAsia="Times New Roman" w:hAnsi="Times New Roman" w:cs="Times New Roman"/>
          <w:sz w:val="24"/>
          <w:szCs w:val="28"/>
        </w:rPr>
      </w:pPr>
    </w:p>
    <w:p w14:paraId="7510C8F7" w14:textId="77777777" w:rsidR="00DC139C" w:rsidRPr="00F57BC9" w:rsidRDefault="00DC139C">
      <w:pPr>
        <w:spacing w:before="240" w:after="240"/>
        <w:rPr>
          <w:rFonts w:ascii="Times New Roman" w:eastAsia="Times New Roman" w:hAnsi="Times New Roman" w:cs="Times New Roman"/>
          <w:sz w:val="24"/>
          <w:szCs w:val="28"/>
        </w:rPr>
      </w:pPr>
    </w:p>
    <w:p w14:paraId="1FFA92C2" w14:textId="77777777" w:rsidR="00DC139C" w:rsidRPr="00F57BC9" w:rsidRDefault="00DC139C">
      <w:pPr>
        <w:spacing w:before="240" w:after="240"/>
        <w:rPr>
          <w:rFonts w:ascii="Times New Roman" w:eastAsia="Times New Roman" w:hAnsi="Times New Roman" w:cs="Times New Roman"/>
          <w:sz w:val="24"/>
          <w:szCs w:val="28"/>
        </w:rPr>
      </w:pPr>
    </w:p>
    <w:p w14:paraId="6ADCED06" w14:textId="77777777" w:rsidR="00DC139C" w:rsidRPr="00F57BC9" w:rsidRDefault="00DC139C">
      <w:pPr>
        <w:spacing w:before="240" w:after="240"/>
        <w:rPr>
          <w:rFonts w:ascii="Times New Roman" w:eastAsia="Times New Roman" w:hAnsi="Times New Roman" w:cs="Times New Roman"/>
          <w:sz w:val="24"/>
          <w:szCs w:val="28"/>
        </w:rPr>
      </w:pPr>
    </w:p>
    <w:p w14:paraId="387DE323" w14:textId="77777777" w:rsidR="00DC139C" w:rsidRPr="00F57BC9" w:rsidRDefault="00DC139C">
      <w:pPr>
        <w:spacing w:before="240" w:after="240"/>
        <w:rPr>
          <w:rFonts w:ascii="Times New Roman" w:eastAsia="Times New Roman" w:hAnsi="Times New Roman" w:cs="Times New Roman"/>
          <w:sz w:val="24"/>
          <w:szCs w:val="28"/>
        </w:rPr>
      </w:pPr>
    </w:p>
    <w:p w14:paraId="507F752E" w14:textId="77777777" w:rsidR="00DC139C" w:rsidRPr="00F57BC9" w:rsidRDefault="00DC139C">
      <w:pPr>
        <w:spacing w:before="240" w:after="240"/>
        <w:rPr>
          <w:rFonts w:ascii="Times New Roman" w:eastAsia="Times New Roman" w:hAnsi="Times New Roman" w:cs="Times New Roman"/>
          <w:sz w:val="24"/>
          <w:szCs w:val="28"/>
        </w:rPr>
      </w:pPr>
    </w:p>
    <w:p w14:paraId="44BF39C8" w14:textId="77777777" w:rsidR="00DC139C" w:rsidRPr="00F57BC9" w:rsidRDefault="00DC139C">
      <w:pPr>
        <w:spacing w:before="240" w:after="240"/>
        <w:rPr>
          <w:rFonts w:ascii="Times New Roman" w:eastAsia="Times New Roman" w:hAnsi="Times New Roman" w:cs="Times New Roman"/>
          <w:sz w:val="24"/>
          <w:szCs w:val="28"/>
        </w:rPr>
      </w:pPr>
    </w:p>
    <w:p w14:paraId="77187FD9" w14:textId="77777777" w:rsidR="00DC139C" w:rsidRPr="00F57BC9" w:rsidRDefault="00DC139C">
      <w:pPr>
        <w:spacing w:before="240" w:after="240"/>
        <w:rPr>
          <w:rFonts w:ascii="Times New Roman" w:eastAsia="Times New Roman" w:hAnsi="Times New Roman" w:cs="Times New Roman"/>
          <w:sz w:val="24"/>
          <w:szCs w:val="28"/>
        </w:rPr>
      </w:pPr>
    </w:p>
    <w:p w14:paraId="01EDB201" w14:textId="77777777" w:rsidR="00DC139C" w:rsidRPr="00F57BC9" w:rsidRDefault="00DC139C">
      <w:pPr>
        <w:spacing w:before="240" w:after="240"/>
        <w:rPr>
          <w:rFonts w:ascii="Times New Roman" w:eastAsia="Times New Roman" w:hAnsi="Times New Roman" w:cs="Times New Roman"/>
          <w:sz w:val="24"/>
          <w:szCs w:val="28"/>
        </w:rPr>
      </w:pPr>
    </w:p>
    <w:p w14:paraId="16D281B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4C8246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D294DC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498796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876E05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388C3E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0D0DA3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74FA97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62563B8"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36F5EBD"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72924AC7"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714BB77D"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00CB38B7"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0F4B732A"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14:paraId="5C8DCBF4"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6D62FBC"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21F22A99" w14:textId="77777777"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14:paraId="6258E741"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413C4" w14:textId="77777777" w:rsidR="00666406" w:rsidRDefault="00666406" w:rsidP="00A64486">
      <w:pPr>
        <w:spacing w:line="240" w:lineRule="auto"/>
      </w:pPr>
      <w:r>
        <w:separator/>
      </w:r>
    </w:p>
  </w:endnote>
  <w:endnote w:type="continuationSeparator" w:id="0">
    <w:p w14:paraId="36DA612F" w14:textId="77777777" w:rsidR="00666406" w:rsidRDefault="00666406"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99678" w14:textId="77777777" w:rsidR="00A64486" w:rsidRDefault="00A64486">
    <w:pPr>
      <w:pStyle w:val="Footer"/>
    </w:pPr>
    <w:r>
      <w:t>MSc Part-I Sem-II</w:t>
    </w:r>
    <w:r>
      <w:tab/>
    </w:r>
    <w:r>
      <w:tab/>
      <w:t>BDT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D37B1" w14:textId="77777777" w:rsidR="00666406" w:rsidRDefault="00666406" w:rsidP="00A64486">
      <w:pPr>
        <w:spacing w:line="240" w:lineRule="auto"/>
      </w:pPr>
      <w:r>
        <w:separator/>
      </w:r>
    </w:p>
  </w:footnote>
  <w:footnote w:type="continuationSeparator" w:id="0">
    <w:p w14:paraId="7BCB3718" w14:textId="77777777" w:rsidR="00666406" w:rsidRDefault="00666406"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57B47" w14:textId="67A19EBF"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r w:rsidR="009A0BE5">
      <w:rPr>
        <w:rFonts w:ascii="Times New Roman" w:hAnsi="Times New Roman" w:cs="Times New Roman"/>
        <w:b/>
        <w:bCs/>
        <w:sz w:val="24"/>
      </w:rPr>
      <w:t>AJIT YADAV</w:t>
    </w:r>
  </w:p>
  <w:p w14:paraId="5D671F38" w14:textId="40554719"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9A0BE5">
      <w:rPr>
        <w:rFonts w:ascii="Times New Roman" w:hAnsi="Times New Roman" w:cs="Times New Roman"/>
        <w:b/>
        <w:bCs/>
        <w:sz w:val="24"/>
      </w:rPr>
      <w:t xml:space="preserve"> 12</w:t>
    </w:r>
  </w:p>
  <w:p w14:paraId="58258BAC" w14:textId="77777777" w:rsidR="00A64486" w:rsidRDefault="00A6448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39C"/>
    <w:rsid w:val="00666406"/>
    <w:rsid w:val="007254A7"/>
    <w:rsid w:val="009A0BE5"/>
    <w:rsid w:val="00A64486"/>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6EB9D"/>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MSCIT</cp:lastModifiedBy>
  <cp:revision>4</cp:revision>
  <dcterms:created xsi:type="dcterms:W3CDTF">2022-04-22T05:02:00Z</dcterms:created>
  <dcterms:modified xsi:type="dcterms:W3CDTF">2022-04-23T06:41:00Z</dcterms:modified>
</cp:coreProperties>
</file>